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Pr>
          <w:rFonts w:ascii="Arial" w:cs="Arial" w:eastAsia="Arial" w:hAnsi="Arial"/>
          <w:b w:val="1"/>
          <w:bCs w:val="1"/>
          <w:color w:val="1b3a5c"/>
          <w:sz w:val="48"/>
          <w:szCs w:val="48"/>
          <w:rtl w:val="0"/>
        </w:rPr>
        <w:t xml:space="preserve">GeoC</w:t>
      </w:r>
      <w:r>
        <w:rPr>
          <w:b w:val="1"/>
          <w:bCs w:val="1"/>
          <w:color w:val="1b3a5c"/>
          <w:sz w:val="48"/>
          <w:szCs w:val="48"/>
          <w:rtl w:val="0"/>
        </w:rPr>
        <w:t xml:space="preserve">enter</w:t>
      </w:r>
      <w:r>
        <w:rPr>
          <w:rFonts w:ascii="Arial" w:cs="Arial" w:eastAsia="Arial" w:hAnsi="Arial"/>
          <w:b w:val="1"/>
          <w:bCs w:val="1"/>
          <w:color w:val="1b3a5c"/>
          <w:sz w:val="48"/>
          <w:szCs w:val="48"/>
          <w:rtl w:val="0"/>
        </w:rPr>
        <w:t xml:space="preserve"> Analytics</w:t>
      </w:r>
      <w:r>
        <w:rPr>
          <w:rtl w:val="0"/>
        </w:rPr>
      </w:r>
    </w:p>
    <w:p w:rsidR="00000000" w:rsidDel="00000000" w:rsidP="00000000" w:rsidRDefault="00000000" w:rsidRPr="00000000" w14:paraId="00000002">
      <w:pPr>
        <w:spacing w:after="40" w:lineRule="auto"/>
        <w:jc w:val="center"/>
        <w:rPr/>
      </w:pPr>
      <w:r>
        <w:rPr>
          <w:rFonts w:ascii="Arial" w:cs="Arial" w:eastAsia="Arial" w:hAnsi="Arial"/>
          <w:color w:val="2e75b6"/>
          <w:sz w:val="28"/>
          <w:szCs w:val="28"/>
          <w:rtl w:val="0"/>
        </w:rPr>
        <w:t xml:space="preserve">Shark Den Demonstration — 2-Minute Pitch</w:t>
      </w:r>
      <w:r>
        <w:rPr>
          <w:rtl w:val="0"/>
        </w:rPr>
      </w:r>
    </w:p>
    <w:p w:rsidR="00000000" w:rsidDel="00000000" w:rsidP="00000000" w:rsidRDefault="00000000" w:rsidRPr="00000000" w14:paraId="00000003">
      <w:pPr>
        <w:spacing w:after="300" w:lineRule="auto"/>
        <w:jc w:val="center"/>
        <w:rPr/>
      </w:pPr>
      <w:r>
        <w:rPr>
          <w:rFonts w:ascii="Arial" w:cs="Arial" w:eastAsia="Arial" w:hAnsi="Arial"/>
          <w:i w:val="1"/>
          <w:iCs w:val="1"/>
          <w:color w:val="666666"/>
          <w:sz w:val="22"/>
          <w:szCs w:val="22"/>
          <w:rtl w:val="0"/>
        </w:rPr>
        <w:t xml:space="preserve">Market Assessment for Data Centre Liquid &amp; Immersion Cooling</w:t>
      </w:r>
      <w:r>
        <w:rPr>
          <w:rtl w:val="0"/>
        </w:rPr>
      </w:r>
    </w:p>
    <w:p w:rsidR="00000000" w:rsidDel="00000000" w:rsidP="00000000" w:rsidRDefault="00000000" w:rsidRPr="00000000" w14:paraId="00000004">
      <w:pPr>
        <w:pBdr>
          <w:bottom w:color="1b3a5c" w:space="4" w:sz="6" w:val="single"/>
        </w:pBdr>
        <w:spacing w:after="200" w:lineRule="auto"/>
        <w:rPr/>
      </w:pPr>
      <w:r>
        <w:rPr>
          <w:rFonts w:ascii="Arial" w:cs="Arial" w:eastAsia="Arial" w:hAnsi="Arial"/>
          <w:b w:val="1"/>
          <w:bCs w:val="1"/>
          <w:color w:val="1b3a5c"/>
          <w:sz w:val="20"/>
          <w:szCs w:val="20"/>
          <w:rtl w:val="0"/>
        </w:rPr>
        <w:t xml:space="preserve">SPEAKER SCRIPT</w:t>
      </w:r>
      <w:r>
        <w:rPr>
          <w:rtl w:val="0"/>
        </w:rPr>
      </w:r>
    </w:p>
    <w:p w:rsidR="00000000" w:rsidDel="00000000" w:rsidP="00000000" w:rsidRDefault="00000000" w:rsidRPr="00000000" w14:paraId="00000005">
      <w:pPr>
        <w:pBdr>
          <w:bottom w:color="2e75b6" w:space="4" w:sz="4" w:val="single"/>
        </w:pBdr>
        <w:spacing w:after="100" w:before="300" w:lineRule="auto"/>
        <w:rPr/>
      </w:pPr>
      <w:r>
        <w:rPr>
          <w:rFonts w:ascii="Arial" w:cs="Arial" w:eastAsia="Arial" w:hAnsi="Arial"/>
          <w:b w:val="1"/>
          <w:bCs w:val="1"/>
          <w:color w:val="1b3a5c"/>
          <w:sz w:val="26"/>
          <w:szCs w:val="26"/>
          <w:rtl w:val="0"/>
        </w:rPr>
        <w:t xml:space="preserve">1. THE OPPORTUNITY</w:t>
      </w:r>
      <w:r>
        <w:rPr>
          <w:rtl w:val="0"/>
        </w:rPr>
      </w:r>
    </w:p>
    <w:p w:rsidR="00000000" w:rsidDel="00000000" w:rsidP="00000000" w:rsidRDefault="00000000" w:rsidRPr="00000000" w14:paraId="00000006">
      <w:pPr>
        <w:spacing w:after="40" w:before="80" w:lineRule="auto"/>
        <w:rPr/>
      </w:pPr>
      <w:r>
        <w:rPr>
          <w:rFonts w:ascii="Arial" w:cs="Arial" w:eastAsia="Arial" w:hAnsi="Arial"/>
          <w:i w:val="1"/>
          <w:iCs w:val="1"/>
          <w:color w:val="888888"/>
          <w:sz w:val="18"/>
          <w:szCs w:val="18"/>
          <w:rtl w:val="0"/>
        </w:rPr>
        <w:t xml:space="preserve">[0:00 – 0:20]</w:t>
      </w:r>
      <w:r>
        <w:rPr>
          <w:rtl w:val="0"/>
        </w:rPr>
      </w:r>
    </w:p>
    <w:p w:rsidR="00000000" w:rsidDel="00000000" w:rsidP="00000000" w:rsidRDefault="00000000" w:rsidRPr="00000000" w14:paraId="00000007">
      <w:pPr>
        <w:spacing w:after="120" w:before="120" w:lineRule="auto"/>
        <w:jc w:val="left"/>
        <w:rPr/>
      </w:pPr>
      <w:r>
        <w:rPr>
          <w:rFonts w:ascii="Arial" w:cs="Arial" w:eastAsia="Arial" w:hAnsi="Arial"/>
          <w:color w:val="000000"/>
          <w:sz w:val="24"/>
          <w:szCs w:val="24"/>
          <w:rtl w:val="0"/>
        </w:rPr>
        <w:t xml:space="preserve">Good afternoon. The global data centre industry is at an inflection point. As artificial intelligence workloads surge, traditional air cooling is hitting a hard ceiling. Facilities running at a Power Usage Effectiveness of 1.5 or higher are haemorrhaging energy and capital.</w:t>
      </w:r>
      <w:r>
        <w:rPr>
          <w:rtl w:val="0"/>
        </w:rPr>
      </w:r>
    </w:p>
    <w:p w:rsidR="00000000" w:rsidDel="00000000" w:rsidP="00000000" w:rsidRDefault="00000000" w:rsidRPr="00000000" w14:paraId="00000008">
      <w:pPr>
        <w:spacing w:after="120" w:before="120" w:lineRule="auto"/>
        <w:jc w:val="left"/>
        <w:rPr/>
      </w:pPr>
      <w:del w:id="120" w:author="Claude" w:date="2026-04-09T00:00:00Z">
        <w:r>
          <w:rPr>
            <w:rFonts w:ascii="Arial" w:cs="Arial" w:eastAsia="Arial" w:hAnsi="Arial"/>
            <w:b w:val="1"/>
            <w:bCs w:val="1"/>
            <w:color w:val="000000"/>
            <w:sz w:val="24"/>
            <w:szCs w:val="24"/>
          </w:rPr>
          <w:delText xml:space="preserve">GeoCore Analytics</w:delText>
        </w:r>
      </w:del>
      <w:ins w:id="121" w:author="Claude" w:date="2026-04-09T00:00:00Z">
        <w:r>
          <w:rPr>
            <w:rFonts w:ascii="Arial" w:cs="Arial" w:eastAsia="Arial" w:hAnsi="Arial"/>
            <w:b w:val="1"/>
            <w:bCs w:val="1"/>
            <w:color w:val="000000"/>
            <w:sz w:val="24"/>
            <w:szCs w:val="24"/>
          </w:rPr>
          <w:t xml:space="preserve">GeoCenter Analytics</w:t>
        </w:r>
      </w:ins>
      <w:r>
        <w:rPr>
          <w:rFonts w:ascii="Arial" w:cs="Arial" w:eastAsia="Arial" w:hAnsi="Arial"/>
          <w:color w:val="000000"/>
          <w:sz w:val="24"/>
          <w:szCs w:val="24"/>
          <w:rtl w:val="0"/>
        </w:rPr>
        <w:t xml:space="preserve">, in partnership with </w:t>
      </w:r>
      <w:r>
        <w:rPr>
          <w:rFonts w:ascii="Arial" w:cs="Arial" w:eastAsia="Arial" w:hAnsi="Arial"/>
          <w:b w:val="1"/>
          <w:bCs w:val="1"/>
          <w:color w:val="000000"/>
          <w:sz w:val="24"/>
          <w:szCs w:val="24"/>
          <w:rtl w:val="0"/>
        </w:rPr>
        <w:t xml:space="preserve">Solar Steam</w:t>
      </w:r>
      <w:r>
        <w:rPr>
          <w:rFonts w:ascii="Arial" w:cs="Arial" w:eastAsia="Arial" w:hAnsi="Arial"/>
          <w:color w:val="000000"/>
          <w:sz w:val="24"/>
          <w:szCs w:val="24"/>
          <w:rtl w:val="0"/>
        </w:rPr>
        <w:t xml:space="preserve">, exists to answer one critical question: where is the market for high-efficiency liquid and immersion cooling, and how large is it — today</w:t>
      </w:r>
      <w:r>
        <w:rPr>
          <w:rtl w:val="0"/>
        </w:rPr>
        <w:t xml:space="preserve">?</w:t>
      </w:r>
    </w:p>
    <w:p w:rsidR="00000000" w:rsidDel="00000000" w:rsidP="00000000" w:rsidRDefault="00000000" w:rsidRPr="00000000" w14:paraId="00000009">
      <w:pPr>
        <w:pBdr>
          <w:bottom w:color="2e75b6" w:space="4" w:sz="4" w:val="single"/>
        </w:pBdr>
        <w:spacing w:after="100" w:before="300" w:lineRule="auto"/>
        <w:rPr/>
      </w:pPr>
      <w:r>
        <w:rPr>
          <w:rFonts w:ascii="Arial" w:cs="Arial" w:eastAsia="Arial" w:hAnsi="Arial"/>
          <w:b w:val="1"/>
          <w:bCs w:val="1"/>
          <w:color w:val="1b3a5c"/>
          <w:sz w:val="26"/>
          <w:szCs w:val="26"/>
          <w:rtl w:val="0"/>
        </w:rPr>
        <w:t xml:space="preserve">2. WHAT WE DO</w:t>
      </w:r>
      <w:r>
        <w:rPr>
          <w:rtl w:val="0"/>
        </w:rPr>
      </w:r>
    </w:p>
    <w:p w:rsidR="00000000" w:rsidDel="00000000" w:rsidP="00000000" w:rsidRDefault="00000000" w:rsidRPr="00000000" w14:paraId="0000000A">
      <w:pPr>
        <w:spacing w:after="40" w:before="80" w:lineRule="auto"/>
        <w:rPr/>
      </w:pPr>
      <w:r>
        <w:rPr>
          <w:rFonts w:ascii="Arial" w:cs="Arial" w:eastAsia="Arial" w:hAnsi="Arial"/>
          <w:i w:val="1"/>
          <w:iCs w:val="1"/>
          <w:color w:val="888888"/>
          <w:sz w:val="18"/>
          <w:szCs w:val="18"/>
          <w:rtl w:val="0"/>
        </w:rPr>
        <w:t xml:space="preserve">[0:20 – 0:50]</w:t>
      </w:r>
      <w:r>
        <w:rPr>
          <w:rtl w:val="0"/>
        </w:rPr>
      </w:r>
    </w:p>
    <w:p w:rsidR="00000000" w:rsidDel="00000000" w:rsidP="00000000" w:rsidRDefault="00000000" w:rsidRPr="00000000" w14:paraId="0000000B">
      <w:pPr>
        <w:spacing w:after="120" w:before="120" w:lineRule="auto"/>
        <w:jc w:val="left"/>
        <w:rPr/>
      </w:pPr>
      <w:r>
        <w:rPr>
          <w:rFonts w:ascii="Arial" w:cs="Arial" w:eastAsia="Arial" w:hAnsi="Arial"/>
          <w:color w:val="000000"/>
          <w:sz w:val="24"/>
          <w:szCs w:val="24"/>
          <w:rtl w:val="0"/>
        </w:rPr>
        <w:t xml:space="preserve">We are building a comprehensive </w:t>
      </w:r>
      <w:r>
        <w:rPr>
          <w:rFonts w:ascii="Arial" w:cs="Arial" w:eastAsia="Arial" w:hAnsi="Arial"/>
          <w:b w:val="1"/>
          <w:bCs w:val="1"/>
          <w:color w:val="000000"/>
          <w:sz w:val="24"/>
          <w:szCs w:val="24"/>
          <w:rtl w:val="0"/>
        </w:rPr>
        <w:t xml:space="preserve">market assessment platform</w:t>
      </w:r>
      <w:r>
        <w:rPr>
          <w:rFonts w:ascii="Arial" w:cs="Arial" w:eastAsia="Arial" w:hAnsi="Arial"/>
          <w:color w:val="000000"/>
          <w:sz w:val="24"/>
          <w:szCs w:val="24"/>
          <w:rtl w:val="0"/>
        </w:rPr>
        <w:t xml:space="preserve"> that maps the total addressable cooling opportunity across </w:t>
      </w:r>
      <w:del w:id="100" w:author="Claude" w:date="2026-04-09T00:00:00Z">
        <w:r>
          <w:rPr>
            <w:rFonts w:ascii="Arial" w:cs="Arial" w:eastAsia="Arial" w:hAnsi="Arial"/>
            <w:b w:val="1"/>
            <w:bCs w:val="1"/>
            <w:color w:val="000000"/>
            <w:sz w:val="24"/>
            <w:szCs w:val="24"/>
          </w:rPr>
          <w:delText xml:space="preserve">Canada, the United States, and the UAE</w:delText>
        </w:r>
      </w:del>
      <w:ins w:id="101" w:author="Claude" w:date="2026-04-09T00:00:00Z">
        <w:r>
          <w:rPr>
            <w:rFonts w:ascii="Arial" w:cs="Arial" w:eastAsia="Arial" w:hAnsi="Arial"/>
            <w:b w:val="1"/>
            <w:bCs w:val="1"/>
            <w:color w:val="000000"/>
            <w:sz w:val="24"/>
            <w:szCs w:val="24"/>
          </w:rPr>
          <w:t xml:space="preserve">Canada, the United States, and Europe</w:t>
        </w:r>
      </w:ins>
      <w:r>
        <w:rPr>
          <w:rFonts w:ascii="Arial" w:cs="Arial" w:eastAsia="Arial" w:hAnsi="Arial"/>
          <w:color w:val="000000"/>
          <w:sz w:val="24"/>
          <w:szCs w:val="24"/>
          <w:rtl w:val="0"/>
        </w:rPr>
        <w:t xml:space="preserve">.</w:t>
      </w:r>
      <w:r>
        <w:rPr>
          <w:rtl w:val="0"/>
        </w:rPr>
      </w:r>
    </w:p>
    <w:p w:rsidR="00000000" w:rsidDel="00000000" w:rsidP="00000000" w:rsidRDefault="00000000" w:rsidRPr="00000000" w14:paraId="0000000C">
      <w:pPr>
        <w:spacing w:after="120" w:before="120" w:lineRule="auto"/>
        <w:jc w:val="left"/>
        <w:rPr/>
      </w:pPr>
      <w:r>
        <w:rPr>
          <w:rFonts w:ascii="Arial" w:cs="Arial" w:eastAsia="Arial" w:hAnsi="Arial"/>
          <w:color w:val="000000"/>
          <w:sz w:val="24"/>
          <w:szCs w:val="24"/>
          <w:rtl w:val="0"/>
        </w:rPr>
        <w:t xml:space="preserve">Our focus is exclusively on </w:t>
      </w:r>
      <w:r>
        <w:rPr>
          <w:rFonts w:ascii="Arial" w:cs="Arial" w:eastAsia="Arial" w:hAnsi="Arial"/>
          <w:b w:val="1"/>
          <w:bCs w:val="1"/>
          <w:color w:val="000000"/>
          <w:sz w:val="24"/>
          <w:szCs w:val="24"/>
          <w:rtl w:val="0"/>
        </w:rPr>
        <w:t xml:space="preserve">liquid and immersion cooling</w:t>
      </w:r>
      <w:r>
        <w:rPr>
          <w:rFonts w:ascii="Arial" w:cs="Arial" w:eastAsia="Arial" w:hAnsi="Arial"/>
          <w:color w:val="000000"/>
          <w:sz w:val="24"/>
          <w:szCs w:val="24"/>
          <w:rtl w:val="0"/>
        </w:rPr>
        <w:t xml:space="preserve"> — the technologies that achieve a PUE between </w:t>
      </w:r>
      <w:r>
        <w:rPr>
          <w:rFonts w:ascii="Arial" w:cs="Arial" w:eastAsia="Arial" w:hAnsi="Arial"/>
          <w:b w:val="1"/>
          <w:bCs w:val="1"/>
          <w:color w:val="000000"/>
          <w:sz w:val="24"/>
          <w:szCs w:val="24"/>
          <w:rtl w:val="0"/>
        </w:rPr>
        <w:t xml:space="preserve">1.04 and 1.2</w:t>
      </w:r>
      <w:del w:id="102" w:author="Claude" w:date="2026-04-09T00:00:00Z">
        <w:r>
          <w:rPr>
            <w:rFonts w:ascii="Arial" w:cs="Arial" w:eastAsia="Arial" w:hAnsi="Arial"/>
            <w:color w:val="000000"/>
            <w:sz w:val="24"/>
            <w:szCs w:val="24"/>
          </w:rPr>
          <w:delText xml:space="preserve">. We are not looking at air cooling. We are targeting the efficiency frontier.</w:delText>
        </w:r>
      </w:del>
      <w:ins w:id="103" w:author="Claude" w:date="2026-04-09T00:00:00Z">
        <w:r>
          <w:rPr>
            <w:rFonts w:ascii="Arial" w:cs="Arial" w:eastAsia="Arial" w:hAnsi="Arial"/>
            <w:color w:val="000000"/>
            <w:sz w:val="24"/>
            <w:szCs w:val="24"/>
          </w:rPr>
          <w:t xml:space="preserve">. While our primary focus is on liquid and immersion cooling, our research has also identified air-cooled facilities that meet our other criteria — representing additional potential customers. We are targeting the efficiency frontier.</w:t>
        </w:r>
      </w:ins>
      <w:r>
        <w:rPr>
          <w:rtl w:val="0"/>
        </w:rPr>
      </w:r>
    </w:p>
    <w:p w:rsidR="00000000" w:rsidDel="00000000" w:rsidP="00000000" w:rsidRDefault="00000000" w:rsidRPr="00000000" w14:paraId="0000000D">
      <w:pPr>
        <w:spacing w:after="120" w:before="120" w:lineRule="auto"/>
        <w:jc w:val="left"/>
        <w:rPr/>
      </w:pPr>
      <w:r>
        <w:rPr>
          <w:rFonts w:ascii="Arial" w:cs="Arial" w:eastAsia="Arial" w:hAnsi="Arial"/>
          <w:color w:val="000000"/>
          <w:sz w:val="24"/>
          <w:szCs w:val="24"/>
          <w:rtl w:val="0"/>
        </w:rPr>
        <w:t xml:space="preserve">We concentrate on </w:t>
      </w:r>
      <w:r>
        <w:rPr>
          <w:rFonts w:ascii="Arial" w:cs="Arial" w:eastAsia="Arial" w:hAnsi="Arial"/>
          <w:b w:val="1"/>
          <w:bCs w:val="1"/>
          <w:color w:val="000000"/>
          <w:sz w:val="24"/>
          <w:szCs w:val="24"/>
          <w:rtl w:val="0"/>
        </w:rPr>
        <w:t xml:space="preserve">data centres up to 10 megawatts</w:t>
      </w:r>
      <w:r>
        <w:rPr>
          <w:rFonts w:ascii="Arial" w:cs="Arial" w:eastAsia="Arial" w:hAnsi="Arial"/>
          <w:color w:val="000000"/>
          <w:sz w:val="24"/>
          <w:szCs w:val="24"/>
          <w:rtl w:val="0"/>
        </w:rPr>
        <w:t xml:space="preserve"> — the mid-market segment where adoption is accelerating but intelligence is scarce. Hyperscale facilities fall outside our scope; this is where the underserved opportunity lives.</w:t>
      </w:r>
      <w:r>
        <w:rPr>
          <w:rtl w:val="0"/>
        </w:rPr>
      </w:r>
    </w:p>
    <w:p w:rsidR="00000000" w:rsidDel="00000000" w:rsidP="00000000" w:rsidRDefault="00000000" w:rsidRPr="00000000" w14:paraId="0000000E">
      <w:pPr>
        <w:pBdr>
          <w:bottom w:color="2e75b6" w:space="4" w:sz="4" w:val="single"/>
        </w:pBdr>
        <w:spacing w:after="100" w:before="300" w:lineRule="auto"/>
        <w:rPr/>
      </w:pPr>
      <w:r>
        <w:rPr>
          <w:rFonts w:ascii="Arial" w:cs="Arial" w:eastAsia="Arial" w:hAnsi="Arial"/>
          <w:b w:val="1"/>
          <w:bCs w:val="1"/>
          <w:color w:val="1b3a5c"/>
          <w:sz w:val="26"/>
          <w:szCs w:val="26"/>
          <w:rtl w:val="0"/>
        </w:rPr>
        <w:t xml:space="preserve">3. MARKET SIZING</w:t>
      </w:r>
      <w:r>
        <w:rPr>
          <w:rtl w:val="0"/>
        </w:rPr>
      </w:r>
    </w:p>
    <w:p w:rsidR="00000000" w:rsidDel="00000000" w:rsidP="00000000" w:rsidRDefault="00000000" w:rsidRPr="00000000" w14:paraId="0000000F">
      <w:pPr>
        <w:spacing w:after="40" w:before="80" w:lineRule="auto"/>
        <w:rPr/>
      </w:pPr>
      <w:r>
        <w:rPr>
          <w:rFonts w:ascii="Arial" w:cs="Arial" w:eastAsia="Arial" w:hAnsi="Arial"/>
          <w:i w:val="1"/>
          <w:iCs w:val="1"/>
          <w:color w:val="888888"/>
          <w:sz w:val="18"/>
          <w:szCs w:val="18"/>
          <w:rtl w:val="0"/>
        </w:rPr>
        <w:t xml:space="preserve">[0:50 – 1:20]</w:t>
      </w:r>
      <w:r>
        <w:rPr>
          <w:rtl w:val="0"/>
        </w:rPr>
      </w:r>
    </w:p>
    <w:p w:rsidR="00000000" w:rsidDel="00000000" w:rsidP="00000000" w:rsidRDefault="00000000" w:rsidRPr="00000000" w14:paraId="00000010">
      <w:pPr>
        <w:spacing w:after="120" w:before="120" w:lineRule="auto"/>
        <w:jc w:val="left"/>
        <w:rPr/>
      </w:pPr>
      <w:r>
        <w:rPr>
          <w:rFonts w:ascii="Arial" w:cs="Arial" w:eastAsia="Arial" w:hAnsi="Arial"/>
          <w:color w:val="000000"/>
          <w:sz w:val="24"/>
          <w:szCs w:val="24"/>
          <w:rtl w:val="0"/>
        </w:rPr>
        <w:t xml:space="preserve">Our deliverable is a rigorous </w:t>
      </w:r>
      <w:r>
        <w:rPr>
          <w:rFonts w:ascii="Arial" w:cs="Arial" w:eastAsia="Arial" w:hAnsi="Arial"/>
          <w:b w:val="1"/>
          <w:bCs w:val="1"/>
          <w:color w:val="000000"/>
          <w:sz w:val="24"/>
          <w:szCs w:val="24"/>
          <w:rtl w:val="0"/>
        </w:rPr>
        <w:t xml:space="preserve">TAM, SAM, and SOM analysis</w:t>
      </w:r>
      <w:r>
        <w:rPr>
          <w:rFonts w:ascii="Arial" w:cs="Arial" w:eastAsia="Arial" w:hAnsi="Arial"/>
          <w:color w:val="000000"/>
          <w:sz w:val="24"/>
          <w:szCs w:val="24"/>
          <w:rtl w:val="0"/>
        </w:rPr>
        <w:t xml:space="preserve">, segmented by geography</w:t>
      </w:r>
      <w:r>
        <w:rPr>
          <w:rtl w:val="0"/>
        </w:rPr>
        <w:t xml:space="preserve">.</w:t>
      </w:r>
    </w:p>
    <w:p w:rsidR="00000000" w:rsidDel="00000000" w:rsidP="00000000" w:rsidRDefault="00000000" w:rsidRPr="00000000" w14:paraId="00000011">
      <w:pPr>
        <w:spacing w:after="120" w:before="120" w:lineRule="auto"/>
        <w:jc w:val="left"/>
        <w:rPr/>
      </w:pPr>
      <w:r>
        <w:rPr>
          <w:rFonts w:ascii="Arial" w:cs="Arial" w:eastAsia="Arial" w:hAnsi="Arial"/>
          <w:color w:val="000000"/>
          <w:sz w:val="24"/>
          <w:szCs w:val="24"/>
          <w:rtl w:val="0"/>
        </w:rPr>
        <w:t xml:space="preserve">The </w:t>
      </w:r>
      <w:r>
        <w:rPr>
          <w:rFonts w:ascii="Arial" w:cs="Arial" w:eastAsia="Arial" w:hAnsi="Arial"/>
          <w:b w:val="1"/>
          <w:bCs w:val="1"/>
          <w:color w:val="000000"/>
          <w:sz w:val="24"/>
          <w:szCs w:val="24"/>
          <w:rtl w:val="0"/>
        </w:rPr>
        <w:t xml:space="preserve">Total Addressable Market</w:t>
      </w:r>
      <w:r>
        <w:rPr>
          <w:rFonts w:ascii="Arial" w:cs="Arial" w:eastAsia="Arial" w:hAnsi="Arial"/>
          <w:color w:val="000000"/>
          <w:sz w:val="24"/>
          <w:szCs w:val="24"/>
          <w:rtl w:val="0"/>
        </w:rPr>
        <w:t xml:space="preserve"> captures every data centre that could theoretically adopt advanced cooling. The </w:t>
      </w:r>
      <w:r>
        <w:rPr>
          <w:rFonts w:ascii="Arial" w:cs="Arial" w:eastAsia="Arial" w:hAnsi="Arial"/>
          <w:b w:val="1"/>
          <w:bCs w:val="1"/>
          <w:color w:val="000000"/>
          <w:sz w:val="24"/>
          <w:szCs w:val="24"/>
          <w:rtl w:val="0"/>
        </w:rPr>
        <w:t xml:space="preserve">Serviceable Addressable Market</w:t>
      </w:r>
      <w:r>
        <w:rPr>
          <w:rFonts w:ascii="Arial" w:cs="Arial" w:eastAsia="Arial" w:hAnsi="Arial"/>
          <w:color w:val="000000"/>
          <w:sz w:val="24"/>
          <w:szCs w:val="24"/>
          <w:rtl w:val="0"/>
        </w:rPr>
        <w:t xml:space="preserve"> narrows this to facilities we can realistically reach given current technology and infrastructure. And the </w:t>
      </w:r>
      <w:r>
        <w:rPr>
          <w:rFonts w:ascii="Arial" w:cs="Arial" w:eastAsia="Arial" w:hAnsi="Arial"/>
          <w:b w:val="1"/>
          <w:bCs w:val="1"/>
          <w:color w:val="000000"/>
          <w:sz w:val="24"/>
          <w:szCs w:val="24"/>
          <w:rtl w:val="0"/>
        </w:rPr>
        <w:t xml:space="preserve">Serviceable Obtainable Market</w:t>
      </w:r>
      <w:r>
        <w:rPr>
          <w:rFonts w:ascii="Arial" w:cs="Arial" w:eastAsia="Arial" w:hAnsi="Arial"/>
          <w:color w:val="000000"/>
          <w:sz w:val="24"/>
          <w:szCs w:val="24"/>
          <w:rtl w:val="0"/>
        </w:rPr>
        <w:t xml:space="preserve"> represents what is actionable today or in the near future — validated, high-quality opportunities.</w:t>
      </w:r>
      <w:r>
        <w:rPr>
          <w:rtl w:val="0"/>
        </w:rPr>
      </w:r>
    </w:p>
    <w:p w:rsidR="00000000" w:rsidDel="00000000" w:rsidP="00000000" w:rsidRDefault="00000000" w:rsidRPr="00000000" w14:paraId="00000012">
      <w:pPr>
        <w:spacing w:after="120" w:before="120" w:lineRule="auto"/>
        <w:jc w:val="left"/>
        <w:rPr/>
      </w:pPr>
      <w:r>
        <w:rPr>
          <w:rFonts w:ascii="Arial" w:cs="Arial" w:eastAsia="Arial" w:hAnsi="Arial"/>
          <w:color w:val="000000"/>
          <w:sz w:val="24"/>
          <w:szCs w:val="24"/>
          <w:rtl w:val="0"/>
        </w:rPr>
        <w:t xml:space="preserve">Each segment is broken down by </w:t>
      </w:r>
      <w:r>
        <w:rPr>
          <w:rFonts w:ascii="Arial" w:cs="Arial" w:eastAsia="Arial" w:hAnsi="Arial"/>
          <w:b w:val="1"/>
          <w:bCs w:val="1"/>
          <w:color w:val="000000"/>
          <w:sz w:val="24"/>
          <w:szCs w:val="24"/>
          <w:rtl w:val="0"/>
        </w:rPr>
        <w:t xml:space="preserve">region and capacity</w:t>
      </w:r>
      <w:del w:id="104" w:author="Claude" w:date="2026-04-09T00:00:00Z">
        <w:r>
          <w:rPr>
            <w:rFonts w:ascii="Arial" w:cs="Arial" w:eastAsia="Arial" w:hAnsi="Arial"/>
            <w:color w:val="000000"/>
            <w:sz w:val="24"/>
            <w:szCs w:val="24"/>
          </w:rPr>
          <w:delText xml:space="preserve">, giving investors and partners a clear, colour-coded view of where demand is concentrated and where it is heading over a </w:delText>
        </w:r>
        <w:r>
          <w:rPr>
            <w:rFonts w:ascii="Arial" w:cs="Arial" w:eastAsia="Arial" w:hAnsi="Arial"/>
            <w:b w:val="1"/>
            <w:bCs w:val="1"/>
            <w:color w:val="000000"/>
            <w:sz w:val="24"/>
            <w:szCs w:val="24"/>
          </w:rPr>
          <w:delText xml:space="preserve">10-year forecast horizon</w:delText>
        </w:r>
        <w:r>
          <w:rPr>
            <w:rFonts w:ascii="Arial" w:cs="Arial" w:eastAsia="Arial" w:hAnsi="Arial"/>
            <w:color w:val="000000"/>
            <w:sz w:val="24"/>
            <w:szCs w:val="24"/>
          </w:rPr>
          <w:delText xml:space="preserve">.</w:delText>
        </w:r>
      </w:del>
      <w:ins w:id="105" w:author="Claude" w:date="2026-04-09T00:00:00Z">
        <w:r>
          <w:rPr>
            <w:rFonts w:ascii="Arial" w:cs="Arial" w:eastAsia="Arial" w:hAnsi="Arial"/>
            <w:color w:val="000000"/>
            <w:sz w:val="24"/>
            <w:szCs w:val="24"/>
          </w:rPr>
          <w:t xml:space="preserve">, giving investors and partners a clear, colour-coded view of where demand is concentrated — both in the current market and in the near-term growth trajectory.</w:t>
        </w:r>
      </w:ins>
      <w:r>
        <w:rPr>
          <w:rtl w:val="0"/>
        </w:rPr>
      </w:r>
    </w:p>
    <w:p w:rsidR="00000000" w:rsidDel="00000000" w:rsidP="00000000" w:rsidRDefault="00000000" w:rsidRPr="00000000" w14:paraId="00000030">
      <w:pPr>
        <w:spacing w:after="120" w:before="120" w:lineRule="auto"/>
        <w:jc w:val="left"/>
        <w:rPr>
          <w:ins w:id="106" w:author="Claude" w:date="2026-04-09T00:00:00Z"/>
        </w:rPr>
      </w:pPr>
      <w:ins w:id="107" w:author="Claude" w:date="2026-04-09T00:00:00Z">
        <w:r>
          <w:rPr>
            <w:rFonts w:ascii="Arial" w:cs="Arial" w:eastAsia="Arial" w:hAnsi="Arial"/>
            <w:color w:val="000000"/>
            <w:sz w:val="24"/>
            <w:szCs w:val="24"/>
          </w:rPr>
          <w:t xml:space="preserve">To put this in context: the current data centre liquid cooling market stands at approximately </w:t>
        </w:r>
        <w:r>
          <w:rPr>
            <w:rFonts w:ascii="Arial" w:cs="Arial" w:eastAsia="Arial" w:hAnsi="Arial"/>
            <w:b w:val="1"/>
            <w:bCs w:val="1"/>
            <w:color w:val="000000"/>
            <w:sz w:val="24"/>
            <w:szCs w:val="24"/>
          </w:rPr>
          <w:t xml:space="preserve">USD 6.65 billion globally</w:t>
        </w:r>
        <w:r>
          <w:rPr>
            <w:rFonts w:ascii="Arial" w:cs="Arial" w:eastAsia="Arial" w:hAnsi="Arial"/>
            <w:color w:val="000000"/>
            <w:sz w:val="24"/>
            <w:szCs w:val="24"/>
          </w:rPr>
          <w:t xml:space="preserve"> as of 2025. North America — our primary region — accounts for roughly </w:t>
        </w:r>
        <w:r>
          <w:rPr>
            <w:rFonts w:ascii="Arial" w:cs="Arial" w:eastAsia="Arial" w:hAnsi="Arial"/>
            <w:b w:val="1"/>
            <w:bCs w:val="1"/>
            <w:color w:val="000000"/>
            <w:sz w:val="24"/>
            <w:szCs w:val="24"/>
          </w:rPr>
          <w:t xml:space="preserve">34% of the global immersion cooling market</w:t>
        </w:r>
        <w:r>
          <w:rPr>
            <w:rFonts w:ascii="Arial" w:cs="Arial" w:eastAsia="Arial" w:hAnsi="Arial"/>
            <w:color w:val="000000"/>
            <w:sz w:val="24"/>
            <w:szCs w:val="24"/>
          </w:rPr>
          <w:t xml:space="preserve">, with the U.S. liquid cooling segment alone valued at USD 1.3 billion. Europe controls approximately </w:t>
        </w:r>
        <w:r>
          <w:rPr>
            <w:rFonts w:ascii="Arial" w:cs="Arial" w:eastAsia="Arial" w:hAnsi="Arial"/>
            <w:b w:val="1"/>
            <w:bCs w:val="1"/>
            <w:color w:val="000000"/>
            <w:sz w:val="24"/>
            <w:szCs w:val="24"/>
          </w:rPr>
          <w:t xml:space="preserve">28% of the global market</w:t>
        </w:r>
        <w:r>
          <w:rPr>
            <w:rFonts w:ascii="Arial" w:cs="Arial" w:eastAsia="Arial" w:hAnsi="Arial"/>
            <w:color w:val="000000"/>
            <w:sz w:val="24"/>
            <w:szCs w:val="24"/>
          </w:rPr>
          <w:t xml:space="preserve">, driven by EU energy-efficiency mandates and heat-recovery incentives. The broader data centre cooling market across our focus regions sits at over USD 12 billion today. Average PUE for liquid-cooled facilities ranges from 1.1 to 1.2, while immersion cooling achieves 1.02 to 1.10 — well within our target efficiency band.</w:t>
        </w:r>
      </w:ins>
    </w:p>
    <w:p w:rsidR="00000000" w:rsidDel="00000000" w:rsidP="00000000" w:rsidRDefault="00000000" w:rsidRPr="00000000" w14:paraId="00000013">
      <w:pPr>
        <w:pBdr>
          <w:bottom w:color="2e75b6" w:space="4" w:sz="4" w:val="single"/>
        </w:pBdr>
        <w:spacing w:after="100" w:before="300" w:lineRule="auto"/>
        <w:rPr/>
      </w:pPr>
      <w:r>
        <w:rPr>
          <w:rFonts w:ascii="Arial" w:cs="Arial" w:eastAsia="Arial" w:hAnsi="Arial"/>
          <w:b w:val="1"/>
          <w:bCs w:val="1"/>
          <w:color w:val="1b3a5c"/>
          <w:sz w:val="26"/>
          <w:szCs w:val="26"/>
          <w:rtl w:val="0"/>
        </w:rPr>
        <w:t xml:space="preserve">4. THE ASK &amp; WHAT’S NEXT</w:t>
      </w:r>
      <w:r>
        <w:rPr>
          <w:rtl w:val="0"/>
        </w:rPr>
      </w:r>
    </w:p>
    <w:p w:rsidR="00000000" w:rsidDel="00000000" w:rsidP="00000000" w:rsidRDefault="00000000" w:rsidRPr="00000000" w14:paraId="00000014">
      <w:pPr>
        <w:spacing w:after="40" w:before="80" w:lineRule="auto"/>
        <w:rPr/>
      </w:pPr>
      <w:r>
        <w:rPr>
          <w:rFonts w:ascii="Arial" w:cs="Arial" w:eastAsia="Arial" w:hAnsi="Arial"/>
          <w:i w:val="1"/>
          <w:iCs w:val="1"/>
          <w:color w:val="888888"/>
          <w:sz w:val="18"/>
          <w:szCs w:val="18"/>
          <w:rtl w:val="0"/>
        </w:rPr>
        <w:t xml:space="preserve">[1:20 – 2:00]</w:t>
      </w:r>
      <w:r>
        <w:rPr>
          <w:rtl w:val="0"/>
        </w:rPr>
      </w:r>
    </w:p>
    <w:p w:rsidR="00000000" w:rsidDel="00000000" w:rsidP="00000000" w:rsidRDefault="00000000" w:rsidRPr="00000000" w14:paraId="00000015">
      <w:pPr>
        <w:spacing w:after="120" w:before="120" w:lineRule="auto"/>
        <w:jc w:val="left"/>
        <w:rPr/>
      </w:pPr>
      <w:r>
        <w:rPr>
          <w:rFonts w:ascii="Arial" w:cs="Arial" w:eastAsia="Arial" w:hAnsi="Arial"/>
          <w:color w:val="000000"/>
          <w:sz w:val="24"/>
          <w:szCs w:val="24"/>
          <w:rtl w:val="0"/>
        </w:rPr>
        <w:t xml:space="preserve">To summarise: we are mapping the </w:t>
      </w:r>
      <w:r>
        <w:rPr>
          <w:rFonts w:ascii="Arial" w:cs="Arial" w:eastAsia="Arial" w:hAnsi="Arial"/>
          <w:b w:val="1"/>
          <w:bCs w:val="1"/>
          <w:color w:val="000000"/>
          <w:sz w:val="24"/>
          <w:szCs w:val="24"/>
          <w:rtl w:val="0"/>
        </w:rPr>
        <w:t xml:space="preserve">serviceable and addressable market</w:t>
      </w:r>
      <w:r>
        <w:rPr>
          <w:rFonts w:ascii="Arial" w:cs="Arial" w:eastAsia="Arial" w:hAnsi="Arial"/>
          <w:color w:val="000000"/>
          <w:sz w:val="24"/>
          <w:szCs w:val="24"/>
          <w:rtl w:val="0"/>
        </w:rPr>
        <w:t xml:space="preserve"> for advanced cooling across our three focus regions. We are quantifying the </w:t>
      </w:r>
      <w:r>
        <w:rPr>
          <w:rFonts w:ascii="Arial" w:cs="Arial" w:eastAsia="Arial" w:hAnsi="Arial"/>
          <w:b w:val="1"/>
          <w:bCs w:val="1"/>
          <w:color w:val="000000"/>
          <w:sz w:val="24"/>
          <w:szCs w:val="24"/>
          <w:rtl w:val="0"/>
        </w:rPr>
        <w:t xml:space="preserve">average PUE improvement</w:t>
      </w:r>
      <w:r>
        <w:rPr>
          <w:rFonts w:ascii="Arial" w:cs="Arial" w:eastAsia="Arial" w:hAnsi="Arial"/>
          <w:color w:val="000000"/>
          <w:sz w:val="24"/>
          <w:szCs w:val="24"/>
          <w:rtl w:val="0"/>
        </w:rPr>
        <w:t xml:space="preserve"> achievable and identifying the </w:t>
      </w:r>
      <w:r>
        <w:rPr>
          <w:rFonts w:ascii="Arial" w:cs="Arial" w:eastAsia="Arial" w:hAnsi="Arial"/>
          <w:b w:val="1"/>
          <w:bCs w:val="1"/>
          <w:color w:val="000000"/>
          <w:sz w:val="24"/>
          <w:szCs w:val="24"/>
          <w:rtl w:val="0"/>
        </w:rPr>
        <w:t xml:space="preserve">serviceable obtainable market</w:t>
      </w:r>
      <w:r>
        <w:rPr>
          <w:rFonts w:ascii="Arial" w:cs="Arial" w:eastAsia="Arial" w:hAnsi="Arial"/>
          <w:color w:val="000000"/>
          <w:sz w:val="24"/>
          <w:szCs w:val="24"/>
          <w:rtl w:val="0"/>
        </w:rPr>
        <w:t xml:space="preserve"> — the deals that are ready now.</w:t>
      </w:r>
      <w:r>
        <w:rPr>
          <w:rtl w:val="0"/>
        </w:rPr>
      </w:r>
    </w:p>
    <w:p w:rsidR="00000000" w:rsidDel="00000000" w:rsidP="00000000" w:rsidRDefault="00000000" w:rsidRPr="00000000" w14:paraId="00000016">
      <w:pPr>
        <w:spacing w:after="120" w:before="120" w:lineRule="auto"/>
        <w:jc w:val="left"/>
        <w:rPr/>
      </w:pPr>
      <w:del w:id="108" w:author="Claude" w:date="2026-04-09T00:00:00Z">
        <w:r>
          <w:rPr>
            <w:rFonts w:ascii="Arial" w:cs="Arial" w:eastAsia="Arial" w:hAnsi="Arial"/>
            <w:color w:val="000000"/>
            <w:sz w:val="24"/>
            <w:szCs w:val="24"/>
          </w:rPr>
          <w:delText xml:space="preserve">Our focus markets are Canada, the USA, and the UAE, with clear parameters around facility size and cooling technology. In partnership with </w:delText>
        </w:r>
      </w:del>
      <w:ins w:id="109" w:author="Claude" w:date="2026-04-09T00:00:00Z">
        <w:r>
          <w:rPr>
            <w:rFonts w:ascii="Arial" w:cs="Arial" w:eastAsia="Arial" w:hAnsi="Arial"/>
            <w:color w:val="000000"/>
            <w:sz w:val="24"/>
            <w:szCs w:val="24"/>
          </w:rPr>
          <w:t xml:space="preserve">Our focus markets are Canada, the USA, and Europe, with clear parameters around facility size and cooling technology. Our research has also uncovered opportunities outside these boundaries that we are eager to discuss further. In partnership with </w:t>
        </w:r>
      </w:ins>
      <w:r>
        <w:rPr>
          <w:rFonts w:ascii="Arial" w:cs="Arial" w:eastAsia="Arial" w:hAnsi="Arial"/>
          <w:b w:val="1"/>
          <w:bCs w:val="1"/>
          <w:color w:val="000000"/>
          <w:sz w:val="24"/>
          <w:szCs w:val="24"/>
          <w:rtl w:val="0"/>
        </w:rPr>
        <w:t xml:space="preserve">Solar Steam</w:t>
      </w:r>
      <w:r>
        <w:rPr>
          <w:rFonts w:ascii="Arial" w:cs="Arial" w:eastAsia="Arial" w:hAnsi="Arial"/>
          <w:color w:val="000000"/>
          <w:sz w:val="24"/>
          <w:szCs w:val="24"/>
          <w:rtl w:val="0"/>
        </w:rPr>
        <w:t xml:space="preserve">, we see a compelling trail from this work into our broader portfolio of projects.</w:t>
      </w:r>
      <w:r>
        <w:rPr>
          <w:rtl w:val="0"/>
        </w:rPr>
      </w:r>
    </w:p>
    <w:p w:rsidR="00000000" w:rsidDel="00000000" w:rsidP="00000000" w:rsidRDefault="00000000" w:rsidRPr="00000000" w14:paraId="00000017">
      <w:pPr>
        <w:spacing w:after="120" w:before="120" w:lineRule="auto"/>
        <w:jc w:val="left"/>
        <w:rPr/>
      </w:pPr>
      <w:r>
        <w:rPr>
          <w:rFonts w:ascii="Arial" w:cs="Arial" w:eastAsia="Arial" w:hAnsi="Arial"/>
          <w:color w:val="000000"/>
          <w:sz w:val="24"/>
          <w:szCs w:val="24"/>
          <w:rtl w:val="0"/>
        </w:rPr>
        <w:t xml:space="preserve">We are looking for partners who see what we see: that </w:t>
      </w:r>
      <w:r>
        <w:rPr>
          <w:rFonts w:ascii="Arial" w:cs="Arial" w:eastAsia="Arial" w:hAnsi="Arial"/>
          <w:b w:val="1"/>
          <w:bCs w:val="1"/>
          <w:color w:val="000000"/>
          <w:sz w:val="24"/>
          <w:szCs w:val="24"/>
          <w:rtl w:val="0"/>
        </w:rPr>
        <w:t xml:space="preserve">the future of data centre infrastructure is liquid-cooled</w:t>
      </w:r>
      <w:r>
        <w:rPr>
          <w:rFonts w:ascii="Arial" w:cs="Arial" w:eastAsia="Arial" w:hAnsi="Arial"/>
          <w:color w:val="000000"/>
          <w:sz w:val="24"/>
          <w:szCs w:val="24"/>
          <w:rtl w:val="0"/>
        </w:rPr>
        <w:t xml:space="preserve">, and the companies that map this market first will own it.</w:t>
      </w:r>
      <w:r>
        <w:rPr>
          <w:rtl w:val="0"/>
        </w:rPr>
      </w:r>
    </w:p>
    <w:p w:rsidR="00000000" w:rsidDel="00000000" w:rsidP="00000000" w:rsidRDefault="00000000" w:rsidRPr="00000000" w14:paraId="00000018">
      <w:pPr>
        <w:spacing w:after="120" w:before="200" w:lineRule="auto"/>
        <w:jc w:val="left"/>
        <w:rPr/>
      </w:pPr>
      <w:r>
        <w:rPr>
          <w:rFonts w:ascii="Arial" w:cs="Arial" w:eastAsia="Arial" w:hAnsi="Arial"/>
          <w:b w:val="1"/>
          <w:bCs w:val="1"/>
          <w:color w:val="000000"/>
          <w:sz w:val="24"/>
          <w:szCs w:val="24"/>
          <w:rtl w:val="0"/>
        </w:rPr>
        <w:t xml:space="preserve">Thank you. We welcome your questions.</w:t>
      </w:r>
      <w:r>
        <w:rPr>
          <w:rtl w:val="0"/>
        </w:rPr>
      </w:r>
    </w:p>
    <w:p w:rsidR="00000000" w:rsidDel="00000000" w:rsidP="00000000" w:rsidRDefault="00000000" w:rsidRPr="00000000" w14:paraId="00000019">
      <w:pPr>
        <w:spacing w:after="40" w:before="40" w:lineRule="auto"/>
        <w:rPr/>
      </w:pPr>
      <w:r>
        <w:rPr>
          <w:rtl w:val="0"/>
        </w:rPr>
      </w:r>
    </w:p>
    <w:p w:rsidR="00000000" w:rsidDel="00000000" w:rsidP="00000000" w:rsidRDefault="00000000" w:rsidRPr="00000000" w14:paraId="0000001A">
      <w:pPr>
        <w:spacing w:after="40" w:before="40" w:lineRule="auto"/>
        <w:rPr/>
      </w:pPr>
      <w:r>
        <w:rPr>
          <w:rtl w:val="0"/>
        </w:rPr>
      </w:r>
    </w:p>
    <w:p w:rsidR="00000000" w:rsidDel="00000000" w:rsidP="00000000" w:rsidRDefault="00000000" w:rsidRPr="00000000" w14:paraId="0000001B">
      <w:pPr>
        <w:pBdr>
          <w:top w:color="1b3a5c" w:space="8" w:sz="6" w:val="single"/>
          <w:bottom w:color="1b3a5c" w:space="8" w:sz="6" w:val="single"/>
        </w:pBdr>
        <w:spacing w:after="100" w:before="300" w:lineRule="auto"/>
        <w:rPr/>
      </w:pPr>
      <w:r>
        <w:rPr>
          <w:rFonts w:ascii="Arial" w:cs="Arial" w:eastAsia="Arial" w:hAnsi="Arial"/>
          <w:b w:val="1"/>
          <w:bCs w:val="1"/>
          <w:color w:val="1b3a5c"/>
          <w:sz w:val="20"/>
          <w:szCs w:val="20"/>
          <w:rtl w:val="0"/>
        </w:rPr>
        <w:t xml:space="preserve">DELIVERY NOTES</w:t>
      </w:r>
      <w:r>
        <w:rPr>
          <w:rtl w:val="0"/>
        </w:rPr>
      </w:r>
    </w:p>
    <w:p w:rsidR="00000000" w:rsidDel="00000000" w:rsidP="00000000" w:rsidRDefault="00000000" w:rsidRPr="00000000" w14:paraId="0000001C">
      <w:pPr>
        <w:spacing w:after="120" w:before="120" w:lineRule="auto"/>
        <w:jc w:val="left"/>
        <w:rPr/>
      </w:pPr>
      <w:r>
        <w:rPr>
          <w:rFonts w:ascii="Arial" w:cs="Arial" w:eastAsia="Arial" w:hAnsi="Arial"/>
          <w:color w:val="666666"/>
          <w:sz w:val="24"/>
          <w:szCs w:val="24"/>
          <w:rtl w:val="0"/>
        </w:rPr>
        <w:t xml:space="preserve">Pace: Approximately 150 words per minute. Aim for a confident, measured cadence — this is a market opportunity presentation, not a sales pitch.</w:t>
      </w:r>
      <w:r>
        <w:rPr>
          <w:rtl w:val="0"/>
        </w:rPr>
      </w:r>
    </w:p>
    <w:p w:rsidR="00000000" w:rsidDel="00000000" w:rsidP="00000000" w:rsidRDefault="00000000" w:rsidRPr="00000000" w14:paraId="0000001D">
      <w:pPr>
        <w:spacing w:after="120" w:before="120" w:lineRule="auto"/>
        <w:jc w:val="left"/>
        <w:rPr/>
      </w:pPr>
      <w:del w:id="110" w:author="Claude" w:date="2026-04-09T00:00:00Z">
        <w:r>
          <w:rPr>
            <w:rFonts w:ascii="Arial" w:cs="Arial" w:eastAsia="Arial" w:hAnsi="Arial"/>
            <w:color w:val="666666"/>
            <w:sz w:val="24"/>
            <w:szCs w:val="24"/>
          </w:rPr>
          <w:delText xml:space="preserve">Emphasis: Stress the PUE range (1.04–1.2), the 10-year forecast, and the TAM/SAM/SOM framework. These are your anchor numbers.</w:delText>
        </w:r>
      </w:del>
      <w:ins w:id="111" w:author="Claude" w:date="2026-04-09T00:00:00Z">
        <w:r>
          <w:rPr>
            <w:rFonts w:ascii="Arial" w:cs="Arial" w:eastAsia="Arial" w:hAnsi="Arial"/>
            <w:color w:val="666666"/>
            <w:sz w:val="24"/>
            <w:szCs w:val="24"/>
          </w:rPr>
          <w:t xml:space="preserve">Emphasis: Stress the PUE range (1.04–1.2), the current market figures (USD 6.65B global liquid cooling, 34% North America, 28% Europe), and the TAM/SAM/SOM framework. These are your anchor numbers.</w:t>
        </w:r>
      </w:ins>
      <w:r>
        <w:rPr>
          <w:rtl w:val="0"/>
        </w:rPr>
      </w:r>
    </w:p>
    <w:p w:rsidR="00000000" w:rsidDel="00000000" w:rsidP="00000000" w:rsidRDefault="00000000" w:rsidRPr="00000000" w14:paraId="0000001E">
      <w:pPr>
        <w:spacing w:after="120" w:before="120" w:lineRule="auto"/>
        <w:jc w:val="left"/>
        <w:rPr/>
      </w:pPr>
      <w:r>
        <w:rPr>
          <w:rFonts w:ascii="Arial" w:cs="Arial" w:eastAsia="Arial" w:hAnsi="Arial"/>
          <w:color w:val="666666"/>
          <w:sz w:val="24"/>
          <w:szCs w:val="24"/>
          <w:rtl w:val="0"/>
        </w:rPr>
        <w:t xml:space="preserve">Visual cue: If presenting alongside slides, pause briefly when referencing the colour-coded geographic breakdown to let the audience absorb the data.</w:t>
      </w:r>
      <w:r>
        <w:rPr>
          <w:rtl w:val="0"/>
        </w:rPr>
      </w:r>
    </w:p>
    <w:p w:rsidR="00000000" w:rsidDel="00000000" w:rsidP="00000000" w:rsidRDefault="00000000" w:rsidRPr="00000000" w14:paraId="0000001F">
      <w:pPr>
        <w:spacing w:after="120" w:before="120" w:lineRule="auto"/>
        <w:jc w:val="left"/>
        <w:rPr/>
      </w:pPr>
      <w:r>
        <w:rPr>
          <w:rFonts w:ascii="Arial" w:cs="Arial" w:eastAsia="Arial" w:hAnsi="Arial"/>
          <w:color w:val="666666"/>
          <w:sz w:val="24"/>
          <w:szCs w:val="24"/>
          <w:rtl w:val="0"/>
        </w:rPr>
        <w:t xml:space="preserve">Trail-off: The closing reference to “our broader portfolio of projects” is intentional — use it to invite follow-up conversation rather than elaborating on-stage.</w:t>
      </w: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color="cccccc" w:space="4" w:sz="4" w:val="single"/>
      </w:pBdr>
      <w:tabs>
        <w:tab w:val="right" w:leader="none" w:pos="9026"/>
      </w:tabs>
      <w:rPr/>
    </w:pPr>
    <w:r w:rsidDel="00000000" w:rsidR="00000000" w:rsidRPr="00000000">
      <w:rPr>
        <w:rFonts w:ascii="Arial" w:cs="Arial" w:eastAsia="Arial" w:hAnsi="Arial"/>
        <w:color w:val="666666"/>
        <w:sz w:val="16"/>
        <w:szCs w:val="16"/>
        <w:rtl w:val="0"/>
      </w:rPr>
      <w:t xml:space="preserve">CONFIDENTIALPage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bottom w:color="2e75b6" w:space="6" w:sz="4" w:val="single"/>
      </w:pBdr>
      <w:tabs>
        <w:tab w:val="right" w:leader="none" w:pos="9026"/>
      </w:tabs>
      <w:spacing w:after="200" w:lineRule="auto"/>
      <w:rPr/>
    </w:pPr>
    <w:del w:id="122" w:author="Claude" w:date="2026-04-09T00:00:00Z">
      <w:r>
        <w:rPr>
          <w:rFonts w:ascii="Arial" w:cs="Arial" w:eastAsia="Arial" w:hAnsi="Arial"/>
          <w:b w:val="1"/>
          <w:bCs w:val="1"/>
          <w:color w:val="1b3a5c"/>
          <w:sz w:val="20"/>
          <w:szCs w:val="20"/>
        </w:rPr>
        <w:delText xml:space="preserve">GeoCore Analytics</w:delText>
      </w:r>
    </w:del>
    <w:ins w:id="123" w:author="Claude" w:date="2026-04-09T00:00:00Z">
      <w:r>
        <w:rPr>
          <w:rFonts w:ascii="Arial" w:cs="Arial" w:eastAsia="Arial" w:hAnsi="Arial"/>
          <w:b w:val="1"/>
          <w:bCs w:val="1"/>
          <w:color w:val="1b3a5c"/>
          <w:sz w:val="20"/>
          <w:szCs w:val="20"/>
        </w:rPr>
        <w:t xml:space="preserve">GeoCenter Analytics</w:t>
      </w:r>
    </w:ins>
    <w:r w:rsidDel="00000000" w:rsidR="00000000" w:rsidRPr="00000000">
      <w:rPr>
        <w:rFonts w:ascii="Arial" w:cs="Arial" w:eastAsia="Arial" w:hAnsi="Arial"/>
        <w:color w:val="666666"/>
        <w:sz w:val="18"/>
        <w:szCs w:val="18"/>
        <w:rtl w:val="0"/>
      </w:rPr>
      <w:t xml:space="preserve">Shark Den Pitch — 2-Minute Script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1b3a5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9D0EJR7omwCu18FAEnOfvQTO8g==">CgMxLjA4AHIhMXRSUlFaczY2VEpHOG15NDlIZDl0cmI2TWJnbTc4UG0t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